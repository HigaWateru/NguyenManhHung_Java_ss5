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F447A" w14:textId="77777777" w:rsidR="00AA5287" w:rsidRPr="00AA5287" w:rsidRDefault="00AA5287" w:rsidP="00AA5287">
      <w:pPr>
        <w:rPr>
          <w:sz w:val="36"/>
          <w:szCs w:val="36"/>
          <w:lang w:val="vi-VN"/>
        </w:rPr>
      </w:pPr>
      <w:r w:rsidRPr="00AA5287">
        <w:rPr>
          <w:sz w:val="36"/>
          <w:szCs w:val="36"/>
          <w:lang w:val="vi-VN"/>
        </w:rPr>
        <w:t>BÁO CÁO SAU BUỔI THỰC HÀNH </w:t>
      </w:r>
    </w:p>
    <w:p w14:paraId="6D02B9DF" w14:textId="05490BCE" w:rsidR="00D739E2" w:rsidRPr="00234992" w:rsidRDefault="00AA5287" w:rsidP="00AA5287">
      <w:pPr>
        <w:rPr>
          <w:ins w:id="0" w:author="Microsoft Word" w:date="2026-01-07T20:02:00Z" w16du:dateUtc="2026-01-07T13:02:00Z"/>
        </w:rPr>
      </w:pPr>
      <w:r w:rsidRPr="00AA5287">
        <w:rPr>
          <w:b/>
          <w:bCs/>
          <w:lang w:val="vi-VN"/>
        </w:rPr>
        <w:t>Môn học:</w:t>
      </w:r>
      <w:r w:rsidRPr="00AA5287">
        <w:rPr>
          <w:lang w:val="vi-VN"/>
        </w:rPr>
        <w:t> </w:t>
      </w:r>
      <w:r w:rsidR="00DD07C6">
        <w:t>Java Fundamental</w:t>
      </w:r>
      <w:r w:rsidRPr="00AA5287">
        <w:rPr>
          <w:lang w:val="vi-VN"/>
        </w:rPr>
        <w:t> 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Tên buổi thực hành:</w:t>
      </w:r>
      <w:r w:rsidRPr="00AA5287">
        <w:rPr>
          <w:lang w:val="vi-VN"/>
        </w:rPr>
        <w:t xml:space="preserve"> Thực hành </w:t>
      </w:r>
      <w:r w:rsidR="00DD07C6">
        <w:t>Java</w:t>
      </w:r>
      <w:r w:rsidRPr="00AA5287">
        <w:rPr>
          <w:lang w:val="vi-VN"/>
        </w:rPr>
        <w:t xml:space="preserve"> – Xây dựng </w:t>
      </w:r>
      <w:r w:rsidR="00234992">
        <w:t>Console App</w:t>
      </w:r>
    </w:p>
    <w:p w14:paraId="61F2DB8D" w14:textId="7B0D52C7" w:rsidR="00AA5287" w:rsidRPr="00DD07C6" w:rsidRDefault="00AA5287" w:rsidP="00AA5287">
      <w:r w:rsidRPr="00AA5287">
        <w:rPr>
          <w:b/>
          <w:bCs/>
          <w:lang w:val="vi-VN"/>
        </w:rPr>
        <w:t>Thời gian:</w:t>
      </w:r>
      <w:r>
        <w:rPr>
          <w:b/>
          <w:bCs/>
        </w:rPr>
        <w:t xml:space="preserve"> </w:t>
      </w:r>
      <w:ins w:id="1" w:author="Microsoft Word" w:date="2026-01-07T20:02:00Z" w16du:dateUtc="2026-01-07T13:02:00Z">
        <w:r w:rsidR="00AC5BB0">
          <w:rPr>
            <w:b/>
            <w:bCs/>
          </w:rPr>
          <w:t>180</w:t>
        </w:r>
      </w:ins>
      <w:r w:rsidRPr="00AA5287">
        <w:rPr>
          <w:lang w:val="vi-VN"/>
        </w:rPr>
        <w:t xml:space="preserve"> phút 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Họ và tên:</w:t>
      </w:r>
      <w:r>
        <w:t xml:space="preserve">  Nguyễn Mạnh Hùng</w:t>
      </w:r>
      <w:r w:rsidRPr="00AA5287">
        <w:rPr>
          <w:lang w:val="vi-VN"/>
        </w:rPr>
        <w:t xml:space="preserve"> 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Lớp:</w:t>
      </w:r>
      <w:r w:rsidRPr="00AA5287">
        <w:rPr>
          <w:lang w:val="vi-VN"/>
        </w:rPr>
        <w:t> CNTT1 </w:t>
      </w:r>
      <w:r w:rsidRPr="00AA5287">
        <w:rPr>
          <w:lang w:val="vi-VN"/>
        </w:rPr>
        <w:br/>
      </w:r>
      <w:r w:rsidRPr="00AA5287">
        <w:rPr>
          <w:b/>
          <w:bCs/>
          <w:lang w:val="vi-VN"/>
        </w:rPr>
        <w:t>Nhóm:</w:t>
      </w:r>
      <w:r w:rsidRPr="00AA5287">
        <w:rPr>
          <w:lang w:val="vi-VN"/>
        </w:rPr>
        <w:t> </w:t>
      </w:r>
      <w:r w:rsidR="00DD07C6">
        <w:t>1</w:t>
      </w:r>
    </w:p>
    <w:p w14:paraId="3CDDAB41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I. NỘI DUNG ĐÃ THỰC HÀNH </w:t>
      </w:r>
    </w:p>
    <w:p w14:paraId="19EF1508" w14:textId="694ECB5D" w:rsidR="00D739E2" w:rsidRPr="00DD07C6" w:rsidRDefault="00AA5287" w:rsidP="00AA5287">
      <w:pPr>
        <w:rPr>
          <w:b/>
          <w:bCs/>
        </w:rPr>
      </w:pPr>
      <w:r w:rsidRPr="00AA5287">
        <w:rPr>
          <w:lang w:val="vi-VN"/>
        </w:rPr>
        <w:t xml:space="preserve">Trong buổi thực hành, nhóm em đã </w:t>
      </w:r>
      <w:r w:rsidR="00DD07C6">
        <w:t>biết sử dụng câu lệnh liên quan đến</w:t>
      </w:r>
      <w:r w:rsidR="00234992">
        <w:t xml:space="preserve"> vòng lặp, câu lệnh điều khiển, mảng, string, regex.</w:t>
      </w:r>
    </w:p>
    <w:p w14:paraId="1EFFC032" w14:textId="4520E49C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Nội dung chính gồm: </w:t>
      </w:r>
    </w:p>
    <w:p w14:paraId="547D0100" w14:textId="1B4339F9" w:rsidR="00AA5287" w:rsidRPr="00234992" w:rsidRDefault="00AA5287" w:rsidP="00AA5287">
      <w:pPr>
        <w:numPr>
          <w:ilvl w:val="0"/>
          <w:numId w:val="1"/>
        </w:numPr>
        <w:rPr>
          <w:lang w:val="vi-VN"/>
        </w:rPr>
      </w:pPr>
      <w:r w:rsidRPr="00AA5287">
        <w:rPr>
          <w:lang w:val="vi-VN"/>
        </w:rPr>
        <w:t xml:space="preserve">Phân tích yêu cầu </w:t>
      </w:r>
      <w:r w:rsidR="00234992">
        <w:t>bài toán</w:t>
      </w:r>
    </w:p>
    <w:p w14:paraId="6D3881D9" w14:textId="3E87F15D" w:rsidR="00234992" w:rsidRPr="00234992" w:rsidRDefault="00234992" w:rsidP="00AA5287">
      <w:pPr>
        <w:numPr>
          <w:ilvl w:val="0"/>
          <w:numId w:val="1"/>
        </w:numPr>
        <w:rPr>
          <w:lang w:val="vi-VN"/>
        </w:rPr>
      </w:pPr>
      <w:r>
        <w:t>Xác định công việc, phân chia công việc cho thành viên</w:t>
      </w:r>
    </w:p>
    <w:p w14:paraId="34367497" w14:textId="717A9130" w:rsidR="00234992" w:rsidRPr="00234992" w:rsidRDefault="00234992" w:rsidP="00AA5287">
      <w:pPr>
        <w:numPr>
          <w:ilvl w:val="0"/>
          <w:numId w:val="1"/>
        </w:numPr>
        <w:rPr>
          <w:lang w:val="vi-VN"/>
        </w:rPr>
      </w:pPr>
      <w:r>
        <w:t>Tổng hợp source code theo yêu cầu, hợp nhất lại thành 1 file duy nhất</w:t>
      </w:r>
    </w:p>
    <w:p w14:paraId="3543B453" w14:textId="6D1AD54B" w:rsidR="00234992" w:rsidRPr="00AA5287" w:rsidRDefault="00234992" w:rsidP="00AA5287">
      <w:pPr>
        <w:numPr>
          <w:ilvl w:val="0"/>
          <w:numId w:val="1"/>
        </w:numPr>
        <w:rPr>
          <w:lang w:val="vi-VN"/>
        </w:rPr>
      </w:pPr>
      <w:r>
        <w:t>Kiểm thử</w:t>
      </w:r>
    </w:p>
    <w:p w14:paraId="31D7ADA8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II. CÔNG VIỆC CÁC EM ĐÃ LÀM </w:t>
      </w:r>
    </w:p>
    <w:p w14:paraId="17A289F1" w14:textId="5E477D92" w:rsidR="00234992" w:rsidRPr="00234992" w:rsidRDefault="00AA5287" w:rsidP="00AA5287">
      <w:r w:rsidRPr="00AA5287">
        <w:rPr>
          <w:lang w:val="vi-VN"/>
        </w:rPr>
        <w:t>Công việc cá nhân </w:t>
      </w:r>
    </w:p>
    <w:p w14:paraId="426D0DFF" w14:textId="0E50D41A" w:rsidR="00234992" w:rsidRPr="00234992" w:rsidRDefault="00234992" w:rsidP="00AA5287">
      <w:pPr>
        <w:numPr>
          <w:ilvl w:val="0"/>
          <w:numId w:val="8"/>
        </w:numPr>
        <w:rPr>
          <w:lang w:val="vi-VN"/>
        </w:rPr>
      </w:pPr>
      <w:r>
        <w:t>Phân chia công việc cho thành viên</w:t>
      </w:r>
    </w:p>
    <w:p w14:paraId="2EA4427B" w14:textId="3E25C9AC" w:rsidR="00234992" w:rsidRPr="00234992" w:rsidRDefault="00234992" w:rsidP="00AA5287">
      <w:pPr>
        <w:numPr>
          <w:ilvl w:val="0"/>
          <w:numId w:val="8"/>
        </w:numPr>
        <w:rPr>
          <w:lang w:val="vi-VN"/>
        </w:rPr>
      </w:pPr>
      <w:r>
        <w:t>Tạo phần khung cho dự án</w:t>
      </w:r>
    </w:p>
    <w:p w14:paraId="5251D724" w14:textId="4D1AFE36" w:rsidR="00234992" w:rsidRPr="00234992" w:rsidRDefault="00234992" w:rsidP="00AA5287">
      <w:pPr>
        <w:numPr>
          <w:ilvl w:val="0"/>
          <w:numId w:val="8"/>
        </w:numPr>
        <w:rPr>
          <w:lang w:val="vi-VN"/>
        </w:rPr>
      </w:pPr>
      <w:r>
        <w:t>Viết slide thuyết trình</w:t>
      </w:r>
    </w:p>
    <w:p w14:paraId="36BF595D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Công việc nhóm </w:t>
      </w:r>
    </w:p>
    <w:p w14:paraId="65D40A3E" w14:textId="353C477F" w:rsidR="00AA5287" w:rsidRPr="00AA5287" w:rsidRDefault="00AA5287" w:rsidP="00AA5287">
      <w:pPr>
        <w:numPr>
          <w:ilvl w:val="0"/>
          <w:numId w:val="9"/>
        </w:numPr>
        <w:rPr>
          <w:lang w:val="vi-VN"/>
        </w:rPr>
      </w:pPr>
      <w:r w:rsidRPr="00AA5287">
        <w:rPr>
          <w:lang w:val="vi-VN"/>
        </w:rPr>
        <w:t>Th</w:t>
      </w:r>
      <w:r w:rsidR="00234992">
        <w:t>am gia phân tích bài toán</w:t>
      </w:r>
    </w:p>
    <w:p w14:paraId="1299D4FA" w14:textId="57876D63" w:rsidR="00AA5287" w:rsidRPr="00AA5287" w:rsidRDefault="00234992" w:rsidP="00AA5287">
      <w:pPr>
        <w:numPr>
          <w:ilvl w:val="0"/>
          <w:numId w:val="10"/>
        </w:numPr>
        <w:rPr>
          <w:lang w:val="vi-VN"/>
        </w:rPr>
      </w:pPr>
      <w:r>
        <w:t>Tham gia tổng hợp và kiểm thử</w:t>
      </w:r>
    </w:p>
    <w:p w14:paraId="48099D93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 </w:t>
      </w:r>
    </w:p>
    <w:p w14:paraId="33EEDAF5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III. KẾT QUẢ ĐẠT ĐƯỢC </w:t>
      </w:r>
    </w:p>
    <w:p w14:paraId="6D52B893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Sau buổi thực hành, em: </w:t>
      </w:r>
    </w:p>
    <w:p w14:paraId="60AF04A3" w14:textId="441EB64C" w:rsidR="008C021A" w:rsidRPr="00234992" w:rsidRDefault="00D739E2" w:rsidP="00AA5287">
      <w:pPr>
        <w:numPr>
          <w:ilvl w:val="0"/>
          <w:numId w:val="14"/>
        </w:numPr>
        <w:rPr>
          <w:lang w:val="vi-VN"/>
        </w:rPr>
      </w:pPr>
      <w:ins w:id="2" w:author="Microsoft Word" w:date="2026-01-07T20:02:00Z" w16du:dateUtc="2026-01-07T13:02:00Z">
        <w:r w:rsidRPr="008C021A">
          <w:rPr>
            <w:lang w:val="vi-VN"/>
          </w:rPr>
          <w:t>Biết</w:t>
        </w:r>
      </w:ins>
      <w:r w:rsidR="00234992">
        <w:t xml:space="preserve"> cách phân chia công việc cho thành viên</w:t>
      </w:r>
      <w:r w:rsidR="006D1B50">
        <w:t xml:space="preserve"> </w:t>
      </w:r>
    </w:p>
    <w:p w14:paraId="6E3264DF" w14:textId="3EE09866" w:rsidR="00234992" w:rsidRPr="001E2489" w:rsidRDefault="00234992" w:rsidP="00AA5287">
      <w:pPr>
        <w:numPr>
          <w:ilvl w:val="0"/>
          <w:numId w:val="14"/>
        </w:numPr>
        <w:rPr>
          <w:lang w:val="vi-VN"/>
        </w:rPr>
      </w:pPr>
      <w:r>
        <w:lastRenderedPageBreak/>
        <w:t>Hiểu được cách sử dụng vòng lặp, câu điều kiện, string, regex</w:t>
      </w:r>
    </w:p>
    <w:p w14:paraId="1DE9F806" w14:textId="4DC17E89" w:rsidR="001E2489" w:rsidRPr="008C021A" w:rsidRDefault="001E2489" w:rsidP="00AA5287">
      <w:pPr>
        <w:numPr>
          <w:ilvl w:val="0"/>
          <w:numId w:val="14"/>
        </w:numPr>
        <w:rPr>
          <w:lang w:val="vi-VN"/>
        </w:rPr>
      </w:pPr>
      <w:r>
        <w:t>Biết cách sửa lỗi liên quan đến xử lý chuỗi</w:t>
      </w:r>
    </w:p>
    <w:p w14:paraId="657378FE" w14:textId="77777777" w:rsidR="00AA5287" w:rsidRDefault="00AA5287" w:rsidP="00AA5287">
      <w:r w:rsidRPr="00AA5287">
        <w:rPr>
          <w:lang w:val="vi-VN"/>
        </w:rPr>
        <w:t>IV. KHÓ KHĂN GẶP PHẢI </w:t>
      </w:r>
    </w:p>
    <w:p w14:paraId="1DD39CD6" w14:textId="01CDE829" w:rsidR="006D1B50" w:rsidRPr="006D1B50" w:rsidRDefault="006D1B50" w:rsidP="006D1B50">
      <w:pPr>
        <w:pStyle w:val="ListParagraph"/>
        <w:numPr>
          <w:ilvl w:val="0"/>
          <w:numId w:val="18"/>
        </w:numPr>
      </w:pPr>
      <w:r>
        <w:t xml:space="preserve">Chưa quen </w:t>
      </w:r>
      <w:r w:rsidR="001E2489">
        <w:t>viết chuỗi</w:t>
      </w:r>
    </w:p>
    <w:p w14:paraId="66846286" w14:textId="3C4FAD2C" w:rsidR="00AA5287" w:rsidRPr="00AA5287" w:rsidRDefault="00AA5287" w:rsidP="00AA5287">
      <w:pPr>
        <w:numPr>
          <w:ilvl w:val="0"/>
          <w:numId w:val="18"/>
        </w:numPr>
        <w:rPr>
          <w:lang w:val="vi-VN"/>
        </w:rPr>
      </w:pPr>
      <w:r>
        <w:t xml:space="preserve">Lỗi </w:t>
      </w:r>
      <w:r w:rsidR="001E2489">
        <w:t>lặp lại menu hay xảy ra</w:t>
      </w:r>
    </w:p>
    <w:p w14:paraId="1D215F58" w14:textId="77777777" w:rsidR="006D1B50" w:rsidRDefault="00AA5287" w:rsidP="006D1B50">
      <w:pPr>
        <w:ind w:left="360"/>
      </w:pPr>
      <w:r w:rsidRPr="006D1B50">
        <w:rPr>
          <w:b/>
          <w:bCs/>
          <w:lang w:val="vi-VN"/>
        </w:rPr>
        <w:t>Cách khắc phục:</w:t>
      </w:r>
      <w:r w:rsidRPr="006D1B50">
        <w:rPr>
          <w:lang w:val="vi-VN"/>
        </w:rPr>
        <w:t> </w:t>
      </w:r>
    </w:p>
    <w:p w14:paraId="66EEF802" w14:textId="33688525" w:rsidR="00AA5287" w:rsidRDefault="00AA5287" w:rsidP="006D1B50">
      <w:pPr>
        <w:ind w:left="360"/>
      </w:pPr>
      <w:r w:rsidRPr="006D1B50">
        <w:rPr>
          <w:lang w:val="vi-VN"/>
        </w:rPr>
        <w:br/>
        <w:t>Kiểm tra lại</w:t>
      </w:r>
      <w:r w:rsidR="001E2489">
        <w:t xml:space="preserve"> thuật toán</w:t>
      </w:r>
      <w:r w:rsidRPr="006D1B50">
        <w:rPr>
          <w:lang w:val="vi-VN"/>
        </w:rPr>
        <w:t xml:space="preserve">, </w:t>
      </w:r>
      <w:r>
        <w:t>sửa lỗi.</w:t>
      </w:r>
    </w:p>
    <w:p w14:paraId="6301A0C2" w14:textId="0859206B" w:rsidR="006D1B50" w:rsidRPr="00AA5287" w:rsidRDefault="006D1B50" w:rsidP="006D1B50">
      <w:pPr>
        <w:ind w:left="360"/>
      </w:pPr>
      <w:r>
        <w:t xml:space="preserve">Luyện tập những bài tập về </w:t>
      </w:r>
      <w:r w:rsidR="001E2489">
        <w:t>xử lý chuỗi và regex</w:t>
      </w:r>
    </w:p>
    <w:p w14:paraId="78AD6141" w14:textId="77777777" w:rsidR="00AA5287" w:rsidRPr="00AA5287" w:rsidRDefault="00AA5287" w:rsidP="00AA5287">
      <w:pPr>
        <w:rPr>
          <w:lang w:val="vi-VN"/>
        </w:rPr>
      </w:pPr>
      <w:r w:rsidRPr="00AA5287">
        <w:rPr>
          <w:lang w:val="vi-VN"/>
        </w:rPr>
        <w:t> </w:t>
      </w:r>
    </w:p>
    <w:p w14:paraId="669FC9CB" w14:textId="77777777" w:rsidR="006D1B50" w:rsidRDefault="00AA5287" w:rsidP="00AA5287">
      <w:r w:rsidRPr="00AA5287">
        <w:rPr>
          <w:lang w:val="vi-VN"/>
        </w:rPr>
        <w:t>V. KINH NGHIỆM RÚT RA </w:t>
      </w:r>
    </w:p>
    <w:p w14:paraId="1B6A80FC" w14:textId="71F4D425" w:rsidR="001E2489" w:rsidRPr="001E2489" w:rsidRDefault="001E2489" w:rsidP="001E2489">
      <w:pPr>
        <w:pStyle w:val="ListParagraph"/>
        <w:numPr>
          <w:ilvl w:val="0"/>
          <w:numId w:val="27"/>
        </w:numPr>
        <w:rPr>
          <w:lang w:val="vi-VN"/>
        </w:rPr>
      </w:pPr>
      <w:r>
        <w:t>Cần phân chia công việc cho thành viên hợp lý hơn</w:t>
      </w:r>
    </w:p>
    <w:p w14:paraId="5E8F923A" w14:textId="77777777" w:rsidR="001E2489" w:rsidRPr="001E2489" w:rsidRDefault="001E2489" w:rsidP="001E2489">
      <w:pPr>
        <w:pStyle w:val="ListParagraph"/>
        <w:numPr>
          <w:ilvl w:val="0"/>
          <w:numId w:val="27"/>
        </w:numPr>
        <w:rPr>
          <w:lang w:val="vi-VN"/>
        </w:rPr>
      </w:pPr>
      <w:r>
        <w:t>Cần rèn luyện thêm những bài toán liên quan đến xử lý chuỗi</w:t>
      </w:r>
    </w:p>
    <w:p w14:paraId="14A4D3D4" w14:textId="3C6F92F5" w:rsidR="001E2489" w:rsidRPr="001E2489" w:rsidRDefault="001E2489" w:rsidP="001E2489">
      <w:pPr>
        <w:pStyle w:val="ListParagraph"/>
        <w:numPr>
          <w:ilvl w:val="0"/>
          <w:numId w:val="27"/>
        </w:numPr>
        <w:rPr>
          <w:lang w:val="vi-VN"/>
        </w:rPr>
      </w:pPr>
      <w:r>
        <w:t>Hiểu rõ yêu cầu bài toán giúp viết thuật toán dễ dàng và tối ưu hơn</w:t>
      </w:r>
    </w:p>
    <w:p w14:paraId="26AA25B1" w14:textId="592C8155" w:rsidR="00AA5287" w:rsidRPr="001E2489" w:rsidRDefault="00AA5287" w:rsidP="001E2489">
      <w:pPr>
        <w:rPr>
          <w:lang w:val="vi-VN"/>
        </w:rPr>
      </w:pPr>
      <w:r w:rsidRPr="001E2489">
        <w:rPr>
          <w:lang w:val="vi-VN"/>
        </w:rPr>
        <w:t>VI. KẾT LUẬN </w:t>
      </w:r>
    </w:p>
    <w:p w14:paraId="6874B57D" w14:textId="18D1FB2D" w:rsidR="00AA5287" w:rsidRPr="001E2489" w:rsidRDefault="00AA5287" w:rsidP="00AA5287">
      <w:r w:rsidRPr="00AA5287">
        <w:rPr>
          <w:lang w:val="vi-VN"/>
        </w:rPr>
        <w:t>Buổi thực hành giúp em hiểu rõ hơn về </w:t>
      </w:r>
      <w:r w:rsidR="001E2489">
        <w:t xml:space="preserve">cách thức hoạt động về thuật toán trong Java liên quan đến mảng và chuỗi </w:t>
      </w:r>
    </w:p>
    <w:p w14:paraId="61B3751D" w14:textId="77777777" w:rsidR="009C0DFA" w:rsidRDefault="009C0DFA"/>
    <w:sectPr w:rsidR="009C0DF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A55DE"/>
    <w:multiLevelType w:val="multilevel"/>
    <w:tmpl w:val="EE12D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2C4B9E"/>
    <w:multiLevelType w:val="multilevel"/>
    <w:tmpl w:val="5628D1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E296067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BE1873"/>
    <w:multiLevelType w:val="multilevel"/>
    <w:tmpl w:val="45A88F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167E00"/>
    <w:multiLevelType w:val="multilevel"/>
    <w:tmpl w:val="11286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55C28E6"/>
    <w:multiLevelType w:val="multilevel"/>
    <w:tmpl w:val="659A3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567369A"/>
    <w:multiLevelType w:val="multilevel"/>
    <w:tmpl w:val="EB8A9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1DC32DB"/>
    <w:multiLevelType w:val="multilevel"/>
    <w:tmpl w:val="76809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3E551D9"/>
    <w:multiLevelType w:val="multilevel"/>
    <w:tmpl w:val="7430F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D2268D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3353C59"/>
    <w:multiLevelType w:val="multilevel"/>
    <w:tmpl w:val="A030E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813743D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4860F79"/>
    <w:multiLevelType w:val="multilevel"/>
    <w:tmpl w:val="7BB2E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62C104B"/>
    <w:multiLevelType w:val="multilevel"/>
    <w:tmpl w:val="924A9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A413159"/>
    <w:multiLevelType w:val="multilevel"/>
    <w:tmpl w:val="B8144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AB0501B"/>
    <w:multiLevelType w:val="multilevel"/>
    <w:tmpl w:val="DB1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A521F2"/>
    <w:multiLevelType w:val="multilevel"/>
    <w:tmpl w:val="EF72A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306339B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6576E68"/>
    <w:multiLevelType w:val="multilevel"/>
    <w:tmpl w:val="47088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73F3B02"/>
    <w:multiLevelType w:val="multilevel"/>
    <w:tmpl w:val="F61A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7D22E19"/>
    <w:multiLevelType w:val="multilevel"/>
    <w:tmpl w:val="7DA21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DE37AC4"/>
    <w:multiLevelType w:val="multilevel"/>
    <w:tmpl w:val="E26CD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4054213"/>
    <w:multiLevelType w:val="multilevel"/>
    <w:tmpl w:val="15CA4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8663C0D"/>
    <w:multiLevelType w:val="multilevel"/>
    <w:tmpl w:val="09207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CBB560A"/>
    <w:multiLevelType w:val="multilevel"/>
    <w:tmpl w:val="0F98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DA200D3"/>
    <w:multiLevelType w:val="multilevel"/>
    <w:tmpl w:val="B39C1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EB537BA"/>
    <w:multiLevelType w:val="multilevel"/>
    <w:tmpl w:val="30F6B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2109806725">
    <w:abstractNumId w:val="23"/>
  </w:num>
  <w:num w:numId="2" w16cid:durableId="1378162289">
    <w:abstractNumId w:val="21"/>
  </w:num>
  <w:num w:numId="3" w16cid:durableId="1229724813">
    <w:abstractNumId w:val="7"/>
  </w:num>
  <w:num w:numId="4" w16cid:durableId="17322175">
    <w:abstractNumId w:val="6"/>
  </w:num>
  <w:num w:numId="5" w16cid:durableId="821890417">
    <w:abstractNumId w:val="25"/>
  </w:num>
  <w:num w:numId="6" w16cid:durableId="1017849851">
    <w:abstractNumId w:val="14"/>
  </w:num>
  <w:num w:numId="7" w16cid:durableId="272632360">
    <w:abstractNumId w:val="1"/>
  </w:num>
  <w:num w:numId="8" w16cid:durableId="1263537322">
    <w:abstractNumId w:val="13"/>
  </w:num>
  <w:num w:numId="9" w16cid:durableId="548734326">
    <w:abstractNumId w:val="5"/>
  </w:num>
  <w:num w:numId="10" w16cid:durableId="604769372">
    <w:abstractNumId w:val="8"/>
  </w:num>
  <w:num w:numId="11" w16cid:durableId="307635355">
    <w:abstractNumId w:val="19"/>
  </w:num>
  <w:num w:numId="12" w16cid:durableId="108211114">
    <w:abstractNumId w:val="0"/>
  </w:num>
  <w:num w:numId="13" w16cid:durableId="1250046451">
    <w:abstractNumId w:val="12"/>
  </w:num>
  <w:num w:numId="14" w16cid:durableId="2054188400">
    <w:abstractNumId w:val="22"/>
  </w:num>
  <w:num w:numId="15" w16cid:durableId="368335309">
    <w:abstractNumId w:val="10"/>
  </w:num>
  <w:num w:numId="16" w16cid:durableId="851918665">
    <w:abstractNumId w:val="15"/>
  </w:num>
  <w:num w:numId="17" w16cid:durableId="385183922">
    <w:abstractNumId w:val="4"/>
  </w:num>
  <w:num w:numId="18" w16cid:durableId="1906724355">
    <w:abstractNumId w:val="11"/>
  </w:num>
  <w:num w:numId="19" w16cid:durableId="1285581430">
    <w:abstractNumId w:val="3"/>
  </w:num>
  <w:num w:numId="20" w16cid:durableId="89012307">
    <w:abstractNumId w:val="24"/>
  </w:num>
  <w:num w:numId="21" w16cid:durableId="384569377">
    <w:abstractNumId w:val="26"/>
  </w:num>
  <w:num w:numId="22" w16cid:durableId="326636780">
    <w:abstractNumId w:val="20"/>
  </w:num>
  <w:num w:numId="23" w16cid:durableId="984699109">
    <w:abstractNumId w:val="16"/>
  </w:num>
  <w:num w:numId="24" w16cid:durableId="1836451545">
    <w:abstractNumId w:val="18"/>
  </w:num>
  <w:num w:numId="25" w16cid:durableId="1602225956">
    <w:abstractNumId w:val="2"/>
  </w:num>
  <w:num w:numId="26" w16cid:durableId="1854805912">
    <w:abstractNumId w:val="17"/>
  </w:num>
  <w:num w:numId="27" w16cid:durableId="137268160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287"/>
    <w:rsid w:val="000741E2"/>
    <w:rsid w:val="00076451"/>
    <w:rsid w:val="00100116"/>
    <w:rsid w:val="001A3AA6"/>
    <w:rsid w:val="001E2489"/>
    <w:rsid w:val="00217CF8"/>
    <w:rsid w:val="00234992"/>
    <w:rsid w:val="002E385B"/>
    <w:rsid w:val="003008A8"/>
    <w:rsid w:val="00443D1E"/>
    <w:rsid w:val="0046002F"/>
    <w:rsid w:val="004E0BC2"/>
    <w:rsid w:val="005B56B0"/>
    <w:rsid w:val="0060767B"/>
    <w:rsid w:val="0064398E"/>
    <w:rsid w:val="006D1B50"/>
    <w:rsid w:val="007513B2"/>
    <w:rsid w:val="007B30C9"/>
    <w:rsid w:val="007F1A62"/>
    <w:rsid w:val="008C021A"/>
    <w:rsid w:val="009C0785"/>
    <w:rsid w:val="009C0DFA"/>
    <w:rsid w:val="00AA5287"/>
    <w:rsid w:val="00AC5BB0"/>
    <w:rsid w:val="00D62BCD"/>
    <w:rsid w:val="00D739E2"/>
    <w:rsid w:val="00DB299D"/>
    <w:rsid w:val="00DD0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D99F6E"/>
  <w15:chartTrackingRefBased/>
  <w15:docId w15:val="{77CCC42C-B1E3-4FE7-90ED-855D4658B5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2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2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2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2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2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2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2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2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2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2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2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2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2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2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2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2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2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2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2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2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2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2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2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2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2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2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2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2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2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212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Mạnh Hùng</dc:creator>
  <cp:keywords/>
  <dc:description/>
  <cp:lastModifiedBy>Nguyễn Mạnh Hùng</cp:lastModifiedBy>
  <cp:revision>4</cp:revision>
  <dcterms:created xsi:type="dcterms:W3CDTF">2026-01-29T13:03:00Z</dcterms:created>
  <dcterms:modified xsi:type="dcterms:W3CDTF">2026-01-29T13:24:00Z</dcterms:modified>
</cp:coreProperties>
</file>